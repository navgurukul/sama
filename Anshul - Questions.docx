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goes in the status column?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Based on the live data and the SOP, here's the recommended enum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LAPTOP_LABELING.status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RECEIVED → REFURBISHMENT_STARTED → REFURBISHMENT_COMPLETE → QC_APPROVED → QC_FAILED → DISPATCHED → UNDER_REPAIR → RETIRED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 / Not Working</w:t>
      </w:r>
      <w:r w:rsidDel="00000000" w:rsidR="00000000" w:rsidRPr="00000000">
        <w:rPr>
          <w:rtl w:val="0"/>
        </w:rPr>
        <w:t xml:space="preserve">) gets retired — it's fully covered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UNDER_REPAIR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RETIRED</w:t>
      </w:r>
      <w:r w:rsidDel="00000000" w:rsidR="00000000" w:rsidRPr="00000000">
        <w:rPr>
          <w:rtl w:val="0"/>
        </w:rPr>
        <w:t xml:space="preserve"> above. Two statuses worth flagging: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QC_FAILED</w:t>
      </w:r>
      <w:r w:rsidDel="00000000" w:rsidR="00000000" w:rsidRPr="00000000">
        <w:rPr>
          <w:rtl w:val="0"/>
        </w:rPr>
        <w:t xml:space="preserve"> needs to exist as a state (not just a note) because the SOP says the device loops back to Stage 2 and needs a full re-run.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RETIRED</w:t>
      </w:r>
      <w:r w:rsidDel="00000000" w:rsidR="00000000" w:rsidRPr="00000000">
        <w:rPr>
          <w:rtl w:val="0"/>
        </w:rPr>
        <w:t xml:space="preserve"> captures the end-of-life decision (recycle / decommission) that currently has no home.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assigned_to — you're right, UserDetails is for beneficiaries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commentRangeStart w:id="0"/>
      <w:r w:rsidDel="00000000" w:rsidR="00000000" w:rsidRPr="00000000">
        <w:rPr>
          <w:rtl w:val="0"/>
        </w:rPr>
        <w:t xml:space="preserve">Yes, your read is correct.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UserDetails</w:t>
      </w:r>
      <w:r w:rsidDel="00000000" w:rsidR="00000000" w:rsidRPr="00000000">
        <w:rPr>
          <w:rtl w:val="0"/>
        </w:rPr>
        <w:t xml:space="preserve"> is the beneficiary table — the person receiving the laptop. So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  <w:r w:rsidDel="00000000" w:rsidR="00000000" w:rsidRPr="00000000">
        <w:rPr>
          <w:rtl w:val="0"/>
        </w:rPr>
        <w:t xml:space="preserve"> text field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LAPTOP_LABELING</w:t>
      </w:r>
      <w:r w:rsidDel="00000000" w:rsidR="00000000" w:rsidRPr="00000000">
        <w:rPr>
          <w:rtl w:val="0"/>
        </w:rPr>
        <w:t xml:space="preserve"> is likely pointing to a beneficiary, which means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USER_DETAILS.id</w:t>
      </w:r>
      <w:r w:rsidDel="00000000" w:rsidR="00000000" w:rsidRPr="00000000">
        <w:rPr>
          <w:rtl w:val="0"/>
        </w:rPr>
        <w:t xml:space="preserve"> is the right FK target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  <w:ins w:author="Anshul buxy" w:id="0" w:date="2026-04-10T08:25:57Z">
        <w:r w:rsidDel="00000000" w:rsidR="00000000" w:rsidRPr="00000000">
          <w:rPr>
            <w:rtl w:val="0"/>
          </w:rPr>
          <w:tab/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distinction then becomes: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allocated_ngo_id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NGO</w:t>
      </w:r>
      <w:r w:rsidDel="00000000" w:rsidR="00000000" w:rsidRPr="00000000">
        <w:rPr>
          <w:rtl w:val="0"/>
        </w:rPr>
        <w:t xml:space="preserve"> table (which organisation the laptop is going to)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USER_DETAILS</w:t>
      </w:r>
      <w:r w:rsidDel="00000000" w:rsidR="00000000" w:rsidRPr="00000000">
        <w:rPr>
          <w:rtl w:val="0"/>
        </w:rPr>
        <w:t xml:space="preserve"> (the specific beneficiary within that NGO)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LAPTOP_USER_MAP</w:t>
      </w:r>
      <w:r w:rsidDel="00000000" w:rsidR="00000000" w:rsidRPr="00000000">
        <w:rPr>
          <w:rtl w:val="0"/>
        </w:rPr>
        <w:t xml:space="preserve"> already exists as a junction table for this exact relationship. The question is whether you need both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assigned_user_id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LAPTOP_LABELING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LAPTOP_USER_MAP</w:t>
      </w:r>
      <w:r w:rsidDel="00000000" w:rsidR="00000000" w:rsidRPr="00000000">
        <w:rPr>
          <w:rtl w:val="0"/>
        </w:rPr>
        <w:t xml:space="preserve">. The map table is better because it's historical (a laptop could be reassigned).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assigned_user_id</w:t>
      </w:r>
      <w:r w:rsidDel="00000000" w:rsidR="00000000" w:rsidRPr="00000000">
        <w:rPr>
          <w:rtl w:val="0"/>
        </w:rPr>
        <w:t xml:space="preserve"> as a direct column would only ever hold the current person. My recommendation: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LAPTOP_USER_MAP</w:t>
      </w:r>
      <w:r w:rsidDel="00000000" w:rsidR="00000000" w:rsidRPr="00000000">
        <w:rPr>
          <w:rtl w:val="0"/>
        </w:rPr>
        <w:t xml:space="preserve"> as the source of truth, drop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  <w:r w:rsidDel="00000000" w:rsidR="00000000" w:rsidRPr="00000000">
        <w:rPr>
          <w:rtl w:val="0"/>
        </w:rPr>
        <w:t xml:space="preserve"> text column, and let the app query the map for current assignment.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actor_role and verifier_role in STAGE_DEFINITION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commentRangeStart w:id="1"/>
      <w:r w:rsidDel="00000000" w:rsidR="00000000" w:rsidRPr="00000000">
        <w:rPr>
          <w:rtl w:val="0"/>
        </w:rPr>
        <w:t xml:space="preserve">These are role labels, not user accounts. Think of them as job titles that define </w:t>
      </w:r>
      <w:r w:rsidDel="00000000" w:rsidR="00000000" w:rsidRPr="00000000">
        <w:rPr>
          <w:i w:val="1"/>
          <w:iCs w:val="1"/>
          <w:rtl w:val="0"/>
        </w:rPr>
        <w:t xml:space="preserve">who is allowed</w:t>
      </w:r>
      <w:r w:rsidDel="00000000" w:rsidR="00000000" w:rsidRPr="00000000">
        <w:rPr>
          <w:rtl w:val="0"/>
        </w:rPr>
        <w:t xml:space="preserve"> to perform and approve each stage.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actor_role</w:t>
      </w:r>
      <w:r w:rsidDel="00000000" w:rsidR="00000000" w:rsidRPr="00000000">
        <w:rPr>
          <w:rtl w:val="0"/>
        </w:rPr>
        <w:t xml:space="preserve"> = the person doing the work.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verifier_role</w:t>
      </w:r>
      <w:r w:rsidDel="00000000" w:rsidR="00000000" w:rsidRPr="00000000">
        <w:rPr>
          <w:rtl w:val="0"/>
        </w:rPr>
        <w:t xml:space="preserve"> = the person signing it off.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For your 6 stages:</w:t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570"/>
        <w:gridCol w:w="2270"/>
        <w:tblGridChange w:id="0">
          <w:tblGrid>
            <w:gridCol w:w="2660"/>
            <w:gridCol w:w="257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verifier_role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 —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Intake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Intake Supervisor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 — Refurbishment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Refurbisher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QC Technician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 — QC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QC 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QC Supervisor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 —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Dispatch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Dispatch Supervisor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 — Post-deployment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Programme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Programme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 — Monthly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Programme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Programme Manager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requires_different_actor</w:t>
      </w:r>
      <w:r w:rsidDel="00000000" w:rsidR="00000000" w:rsidRPr="00000000">
        <w:rPr>
          <w:rtl w:val="0"/>
        </w:rPr>
        <w:t xml:space="preserve"> flag on Stage 3 is the machine-enforceable version of this — the system checks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LAPTOP_STAGE_RUN.started_by</w:t>
      </w:r>
      <w:r w:rsidDel="00000000" w:rsidR="00000000" w:rsidRPr="00000000">
        <w:rPr>
          <w:rtl w:val="0"/>
        </w:rPr>
        <w:t xml:space="preserve"> (who did Stage 2) is not the same person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LAPTOP_STAGE_RUN.verifier_name</w:t>
      </w:r>
      <w:r w:rsidDel="00000000" w:rsidR="00000000" w:rsidRPr="00000000">
        <w:rPr>
          <w:rtl w:val="0"/>
        </w:rPr>
        <w:t xml:space="preserve"> (who is approving Stage 3). The roles table tells you </w:t>
      </w:r>
      <w:r w:rsidDel="00000000" w:rsidR="00000000" w:rsidRPr="00000000">
        <w:rPr>
          <w:i w:val="1"/>
          <w:iCs w:val="1"/>
          <w:rtl w:val="0"/>
        </w:rPr>
        <w:t xml:space="preserve">what titles</w:t>
      </w:r>
      <w:r w:rsidDel="00000000" w:rsidR="00000000" w:rsidRPr="00000000">
        <w:rPr>
          <w:rtl w:val="0"/>
        </w:rPr>
        <w:t xml:space="preserve"> are allowed; the flag tells you </w:t>
      </w:r>
      <w:r w:rsidDel="00000000" w:rsidR="00000000" w:rsidRPr="00000000">
        <w:rPr>
          <w:i w:val="1"/>
          <w:iCs w:val="1"/>
          <w:rtl w:val="0"/>
        </w:rPr>
        <w:t xml:space="preserve">when the same person is explicitly 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gating mechanism — let's discuss</w:t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core idea is: before a laptop can move from Stage N to Stage N+1, the system checks a set of rules and refuses the transition if any blocker fails. Here's how the tables work together:</w:t>
      </w:r>
    </w:p>
    <w:p w:rsidR="00000000" w:rsidDel="00000000" w:rsidP="00000000" w:rsidRDefault="00000000" w:rsidRPr="00000000" w14:paraId="0000002A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STAGE_GATE_RULE (the rules, defined once)</w:t>
      </w:r>
    </w:p>
    <w:p w:rsidR="00000000" w:rsidDel="00000000" w:rsidP="00000000" w:rsidRDefault="00000000" w:rsidRPr="00000000" w14:paraId="0000002B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rule_id | stage_id | rule_description               | blocks_progression</w:t>
      </w:r>
    </w:p>
    <w:p w:rsidR="00000000" w:rsidDel="00000000" w:rsidP="00000000" w:rsidRDefault="00000000" w:rsidRPr="00000000" w14:paraId="0000002C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--------|----------|--------------------------------|-------------------</w:t>
      </w:r>
    </w:p>
    <w:p w:rsidR="00000000" w:rsidDel="00000000" w:rsidP="00000000" w:rsidRDefault="00000000" w:rsidRPr="00000000" w14:paraId="0000002D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1       | 1        | All photos uploaded             | true</w:t>
      </w:r>
    </w:p>
    <w:p w:rsidR="00000000" w:rsidDel="00000000" w:rsidP="00000000" w:rsidRDefault="00000000" w:rsidRPr="00000000" w14:paraId="0000002E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2       | 1        | Serial number verified          | true</w:t>
      </w:r>
    </w:p>
    <w:p w:rsidR="00000000" w:rsidDel="00000000" w:rsidP="00000000" w:rsidRDefault="00000000" w:rsidRPr="00000000" w14:paraId="0000002F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3       | 3        | QC by different person than S2  | true</w:t>
      </w:r>
    </w:p>
    <w:p w:rsidR="00000000" w:rsidDel="00000000" w:rsidP="00000000" w:rsidRDefault="00000000" w:rsidRPr="00000000" w14:paraId="00000030">
      <w:pPr>
        <w:spacing w:line="360" w:lineRule="auto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STAGE_GATE_EVALUATION (evaluated per laptop per run)</w:t>
      </w:r>
    </w:p>
    <w:p w:rsidR="00000000" w:rsidDel="00000000" w:rsidP="00000000" w:rsidRDefault="00000000" w:rsidRPr="00000000" w14:paraId="00000032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eval_id | run_id | rule_id | passed | failure_note</w:t>
      </w:r>
    </w:p>
    <w:p w:rsidR="00000000" w:rsidDel="00000000" w:rsidP="00000000" w:rsidRDefault="00000000" w:rsidRPr="00000000" w14:paraId="00000033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--------|--------|---------|--------|-------------</w:t>
      </w:r>
    </w:p>
    <w:p w:rsidR="00000000" w:rsidDel="00000000" w:rsidP="00000000" w:rsidRDefault="00000000" w:rsidRPr="00000000" w14:paraId="00000034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101     | 55     | 1       | true   | null</w:t>
      </w:r>
    </w:p>
    <w:p w:rsidR="00000000" w:rsidDel="00000000" w:rsidP="00000000" w:rsidRDefault="00000000" w:rsidRPr="00000000" w14:paraId="00000035">
      <w:pPr>
        <w:spacing w:line="36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102     | 55     | 2       | false  | "Serial unreadable, escalated"</w:t>
      </w:r>
    </w:p>
    <w:p w:rsidR="00000000" w:rsidDel="00000000" w:rsidP="00000000" w:rsidRDefault="00000000" w:rsidRPr="00000000" w14:paraId="0000003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flow when a technician tries to mark a stage complete: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App looks up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STAGE_GATE_RULE</w:t>
      </w:r>
      <w:r w:rsidDel="00000000" w:rsidR="00000000" w:rsidRPr="00000000">
        <w:rPr>
          <w:rtl w:val="0"/>
        </w:rPr>
        <w:t xml:space="preserve"> rows for the current stage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blocks_progression = true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Checks each one — some are automatic (e.g. "are all checklist items responded to?"), some require a human assertion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STAGE_GATE_EVALUATION</w:t>
      </w:r>
      <w:r w:rsidDel="00000000" w:rsidR="00000000" w:rsidRPr="00000000">
        <w:rPr>
          <w:rtl w:val="0"/>
        </w:rPr>
        <w:t xml:space="preserve"> row per rule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 = true/false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any row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transition is blocked, status stays as-is, failure notes surface to the user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Only when all blocking rules pass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LAPTOP_STAGE_RUN</w:t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run_status = COMPLETE</w:t>
      </w:r>
      <w:r w:rsidDel="00000000" w:rsidR="00000000" w:rsidRPr="00000000">
        <w:rPr>
          <w:rtl w:val="0"/>
        </w:rPr>
        <w:t xml:space="preserve"> and the laptop status advances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question worth deciding now is: </w:t>
      </w:r>
      <w:r w:rsidDel="00000000" w:rsidR="00000000" w:rsidRPr="00000000">
        <w:rPr>
          <w:b w:val="1"/>
          <w:bCs w:val="1"/>
          <w:rtl w:val="0"/>
        </w:rPr>
        <w:t xml:space="preserve">who evaluates the gates — the app or a person?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Some gates are auto-checkable (has the checklist response table been fully populated?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verifier_name</w:t>
      </w:r>
      <w:r w:rsidDel="00000000" w:rsidR="00000000" w:rsidRPr="00000000">
        <w:rPr>
          <w:rtl w:val="0"/>
        </w:rPr>
        <w:t xml:space="preserve">?). Others need a human to assert (was the BIOS password set?). The cleanest approach is a mixed model — the app auto-fails any gate it can check programmatically, and for human-assertion gates the checklist item itself carries the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is_blocking = true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CHECKLIST_ITEM</w:t>
      </w:r>
      <w:r w:rsidDel="00000000" w:rsidR="00000000" w:rsidRPr="00000000">
        <w:rPr>
          <w:rtl w:val="0"/>
        </w:rPr>
        <w:t xml:space="preserve">), so if that item's response isn't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, the gate evaluation fails automatically.</w:t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Starting with the data model</w:t>
      </w:r>
      <w:r w:rsidDel="00000000" w:rsidR="00000000" w:rsidRPr="00000000">
        <w:rPr>
          <w:rtl w:val="0"/>
        </w:rPr>
        <w:t xml:space="preserve"> — how all the gating tables connect and what each row means at runtime.</w:t>
      </w:r>
    </w:p>
    <w:p w:rsidR="00000000" w:rsidDel="00000000" w:rsidP="00000000" w:rsidRDefault="00000000" w:rsidRPr="00000000" w14:paraId="0000003F">
      <w:pPr>
        <w:spacing w:after="160" w:before="160" w:line="3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8863200" cy="1059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0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visualize show_widget</w:t>
      </w:r>
    </w:p>
    <w:p w:rsidR="00000000" w:rsidDel="00000000" w:rsidP="00000000" w:rsidRDefault="00000000" w:rsidRPr="00000000" w14:paraId="0000004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key insight in that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check_type</w:t>
      </w:r>
      <w:r w:rsidDel="00000000" w:rsidR="00000000" w:rsidRPr="00000000">
        <w:rPr>
          <w:rtl w:val="0"/>
        </w:rPr>
        <w:t xml:space="preserve"> on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STAGE_GATE_RULE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CHECKLIST_ITEM</w:t>
      </w:r>
      <w:r w:rsidDel="00000000" w:rsidR="00000000" w:rsidRPr="00000000">
        <w:rPr>
          <w:rtl w:val="0"/>
        </w:rPr>
        <w:t xml:space="preserve"> tells the system whether it can evaluate a rule itself (auto) or whether a human must assert it (human). Auto checks never need a UI — they run in the background when the technician hits "complete stage". Human-assertion gates surface as explicit yes/no questions before the stage closes.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Now the </w:t>
      </w:r>
      <w:r w:rsidDel="00000000" w:rsidR="00000000" w:rsidRPr="00000000">
        <w:rPr>
          <w:b w:val="1"/>
          <w:bCs w:val="1"/>
          <w:rtl w:val="0"/>
        </w:rPr>
        <w:t xml:space="preserve">application logic</w:t>
      </w:r>
      <w:r w:rsidDel="00000000" w:rsidR="00000000" w:rsidRPr="00000000">
        <w:rPr>
          <w:rtl w:val="0"/>
        </w:rPr>
        <w:t xml:space="preserve"> — exactly what happens step by step when a technician tries to advance a laptop from one stage to the next.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8863200" cy="1277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27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Every box in that diagram is clickable if you want to explore any step further. Now the third part — </w:t>
      </w:r>
      <w:r w:rsidDel="00000000" w:rsidR="00000000" w:rsidRPr="00000000">
        <w:rPr>
          <w:b w:val="1"/>
          <w:bCs w:val="1"/>
          <w:rtl w:val="0"/>
        </w:rPr>
        <w:t xml:space="preserve">what happens when a gate fails and needs a re-run</w:t>
      </w:r>
      <w:r w:rsidDel="00000000" w:rsidR="00000000" w:rsidRPr="00000000">
        <w:rPr>
          <w:rtl w:val="0"/>
        </w:rPr>
        <w:t xml:space="preserve">, which is the most operationally complex piece.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8863200" cy="1294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29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thing that ties all three together is a single design decision worth pinning down now: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run_status</w:t>
      </w:r>
      <w:r w:rsidDel="00000000" w:rsidR="00000000" w:rsidRPr="00000000">
        <w:rPr>
          <w:b w:val="1"/>
          <w:bCs w:val="1"/>
          <w:rtl w:val="0"/>
        </w:rPr>
        <w:t xml:space="preserve"> must never be deleted or overwritten — only new runs are created.</w:t>
      </w:r>
      <w:r w:rsidDel="00000000" w:rsidR="00000000" w:rsidRPr="00000000">
        <w:rPr>
          <w:rtl w:val="0"/>
        </w:rPr>
        <w:t xml:space="preserve"> When Stage 3 fails and goes back to Stage 2, you get runs 88 (S3-FAIL), 89 (S2-IN_PROGRESS), 90 (S3-IN_PROGRESS). The full history is queryable — you can see that laptop XYZ123 failed QC once, went back for rework, and passed on the second attempt. That's your quality audit trail.</w:t>
      </w:r>
    </w:p>
    <w:p w:rsidR="00000000" w:rsidDel="00000000" w:rsidP="00000000" w:rsidRDefault="00000000" w:rsidRPr="00000000" w14:paraId="0000004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few practical decisions you'll need to make before implementing:</w:t>
      </w:r>
    </w:p>
    <w:p w:rsidR="00000000" w:rsidDel="00000000" w:rsidP="00000000" w:rsidRDefault="00000000" w:rsidRPr="00000000" w14:paraId="0000004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triggers the next stage run?</w:t>
      </w:r>
      <w:r w:rsidDel="00000000" w:rsidR="00000000" w:rsidRPr="00000000">
        <w:rPr>
          <w:rtl w:val="0"/>
        </w:rPr>
        <w:t xml:space="preserve"> Either the application creates it automatically when the prior stage closes (simpler, but the next assignee gets notified immediately), or a supervisor manually assigns the next stage (more control, but needs a queue/assignment UI).</w:t>
      </w:r>
    </w:p>
    <w:p w:rsidR="00000000" w:rsidDel="00000000" w:rsidP="00000000" w:rsidRDefault="00000000" w:rsidRPr="00000000" w14:paraId="00000049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Partial saves for human gates</w:t>
      </w:r>
      <w:r w:rsidDel="00000000" w:rsidR="00000000" w:rsidRPr="00000000">
        <w:rPr>
          <w:rtl w:val="0"/>
        </w:rPr>
        <w:t xml:space="preserve"> — should a technician be able to save their assertions mid-way and come back? The cleanest answer is yes: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STAGE_GATE_EVALUATION</w:t>
      </w:r>
      <w:r w:rsidDel="00000000" w:rsidR="00000000" w:rsidRPr="00000000">
        <w:rPr>
          <w:rtl w:val="0"/>
        </w:rPr>
        <w:t xml:space="preserve"> rows as the technician answers them,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tl w:val="0"/>
        </w:rPr>
        <w:t xml:space="preserve"> nullable until submitted. Only the final submission triggers the full blocking evaluation.</w:t>
      </w:r>
    </w:p>
    <w:p w:rsidR="00000000" w:rsidDel="00000000" w:rsidP="00000000" w:rsidRDefault="00000000" w:rsidRPr="00000000" w14:paraId="0000004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SLA as warning vs hard block</w:t>
      </w:r>
      <w:r w:rsidDel="00000000" w:rsidR="00000000" w:rsidRPr="00000000">
        <w:rPr>
          <w:rtl w:val="0"/>
        </w:rPr>
        <w:t xml:space="preserve"> — from the SOP, SLA overruns don't actually prevent a stage completing, they just escalate.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blocks_progression = false</w:t>
      </w:r>
      <w:r w:rsidDel="00000000" w:rsidR="00000000" w:rsidRPr="00000000">
        <w:rPr>
          <w:rtl w:val="0"/>
        </w:rPr>
        <w:t xml:space="preserve"> on SLA rules, with a separate escalation trigger that fires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sla_hours</w:t>
      </w:r>
      <w:r w:rsidDel="00000000" w:rsidR="00000000" w:rsidRPr="00000000">
        <w:rPr>
          <w:rtl w:val="0"/>
        </w:rPr>
        <w:t xml:space="preserve"> is breached. This means SLA data is captured but doesn't jam the workflow.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shul buxy" w:id="1" w:date="2026-04-09T05:03:29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 currently this roles doesn't  exists so we need to update the login/registration flow for that</w:t>
      </w:r>
    </w:p>
  </w:comment>
  <w:comment w:author="Anshul buxy" w:id="0" w:date="2026-04-09T05:01:25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Laptop Labeling module, the assigned_to table currently contains only four names, which belong to NG members rather than the beneficiaries.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